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00.0" w:type="dxa"/>
        <w:jc w:val="left"/>
        <w:tblLayout w:type="fixed"/>
        <w:tblLook w:val="0400"/>
      </w:tblPr>
      <w:tblGrid>
        <w:gridCol w:w="210"/>
        <w:gridCol w:w="2700"/>
        <w:gridCol w:w="2895"/>
        <w:gridCol w:w="2640"/>
        <w:gridCol w:w="3435"/>
        <w:gridCol w:w="2970"/>
        <w:gridCol w:w="150"/>
        <w:tblGridChange w:id="0">
          <w:tblGrid>
            <w:gridCol w:w="210"/>
            <w:gridCol w:w="2700"/>
            <w:gridCol w:w="2895"/>
            <w:gridCol w:w="2640"/>
            <w:gridCol w:w="3435"/>
            <w:gridCol w:w="2970"/>
            <w:gridCol w:w="150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top w:color="000000" w:space="0" w:sz="12" w:val="single"/>
              <w:left w:color="cccccc" w:space="0" w:sz="6" w:val="single"/>
              <w:right w:color="000000" w:space="0" w:sz="12" w:val="single"/>
            </w:tcBorders>
            <w:shd w:fill="fae2d6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40"/>
                <w:szCs w:val="40"/>
                <w:rtl w:val="0"/>
              </w:rPr>
              <w:t xml:space="preserve">HIGIENE Y SEGURIDAD EN EL TRABAJO - PLAN 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c0000"/>
                <w:sz w:val="20"/>
                <w:szCs w:val="20"/>
                <w:rtl w:val="0"/>
              </w:rPr>
              <w:t xml:space="preserve">REF: VIRTUAL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12" w:val="single"/>
              <w:left w:color="cccccc" w:space="0" w:sz="6" w:val="single"/>
              <w:right w:color="000000" w:space="0" w:sz="12" w:val="single"/>
            </w:tcBorders>
            <w:shd w:fill="fae2d6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REF: PRESENCIAL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PRIMER AÑO PRIMER CUATRIMESTRE - PLAN NUEVO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LUNES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MARTES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MIÉRCOLES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JUEVES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VIERNES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Inglés Técnico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Andrea D'Angelo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18:30 a 21:50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Organización Laboral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BELLO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(18:30hs a 22:00hs)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Introducción a la Higiene y Seguridad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IBARROLA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(18:30hs a 22:00hs)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Factores Psicosociales y de organización 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ARIENTI 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(18:30hs a 22:00hs)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color w:val="cc412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c4125"/>
                <w:sz w:val="20"/>
                <w:szCs w:val="20"/>
                <w:rtl w:val="0"/>
              </w:rPr>
              <w:t xml:space="preserve">Conocimiento y Estudio de los Materiales 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cc412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c4125"/>
                <w:sz w:val="20"/>
                <w:szCs w:val="20"/>
                <w:rtl w:val="0"/>
              </w:rPr>
              <w:t xml:space="preserve">ÁLVAREZ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color w:val="cc412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c4125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cc4125"/>
                <w:sz w:val="14"/>
                <w:szCs w:val="14"/>
                <w:rtl w:val="0"/>
              </w:rPr>
              <w:t xml:space="preserve">(18:30hs a 22:00hs)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color w:val="cc412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PRIMER AÑO SEGUNDO CUATRIMESTRE - PLAN NUEVO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LUNES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MARTES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MIÉRCOLES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JUEVES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VIERNES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PP 1 Problemáticas del mundo Laboral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GRINSTEIN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(18:30hs a 22:00hs)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PPios de Economía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PALKOWSKI 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(18:30hs a 21:50hs)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 y Elem de Prot. Indiv y Colectiva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ÁLVAREZ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18:30 A 21:10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Almacenamiento, Manipulación y Transporte de equipos, Materiales e Insumos </w:t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PÉREZ 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(18:00hs a 22:00hs)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PPios de Prevención de Incendios 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LOSCRI 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18:30 - 21:10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.9804687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20:00 a 22:00 Tutorías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SEGUNDO AÑO PRIMER CUATRIMESTRE - PLAN NUEVO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LUNES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MARTES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MIÉRCOLES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JUEVES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VIERNES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Prevención, control e investigación de Incendios </w:t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LOSCRI </w:t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 a 21:20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Edificación Industrial e Instalaciones Complementarias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PÉREZ </w:t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 a 22 hs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Estadística </w:t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BELLO </w:t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 a 20 hs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Arial" w:cs="Arial" w:eastAsia="Arial" w:hAnsi="Arial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c0000"/>
                <w:sz w:val="20"/>
                <w:szCs w:val="20"/>
                <w:rtl w:val="0"/>
              </w:rPr>
              <w:t xml:space="preserve">Marco Jurídico Laboral </w:t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c0000"/>
                <w:sz w:val="20"/>
                <w:szCs w:val="20"/>
                <w:rtl w:val="0"/>
              </w:rPr>
              <w:t xml:space="preserve">DESPLATS </w:t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Arial" w:cs="Arial" w:eastAsia="Arial" w:hAnsi="Arial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c0000"/>
                <w:sz w:val="20"/>
                <w:szCs w:val="20"/>
                <w:rtl w:val="0"/>
              </w:rPr>
              <w:t xml:space="preserve">18 a 20 hs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cc0000"/>
                <w:sz w:val="20"/>
                <w:szCs w:val="20"/>
                <w:rtl w:val="0"/>
              </w:rPr>
              <w:t xml:space="preserve">Enfermedades Profesionales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cc0000"/>
                <w:sz w:val="18"/>
                <w:szCs w:val="18"/>
                <w:rtl w:val="0"/>
              </w:rPr>
              <w:t xml:space="preserve">BALLESTEROS </w:t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Arial" w:cs="Arial" w:eastAsia="Arial" w:hAnsi="Arial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c0000"/>
                <w:sz w:val="18"/>
                <w:szCs w:val="18"/>
                <w:rtl w:val="0"/>
              </w:rPr>
              <w:t xml:space="preserve">18 a 22 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Arial" w:cs="Arial" w:eastAsia="Arial" w:hAnsi="Arial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SEGUNDO AÑO SEGUNDO CUATRIMESTRE - PLAN NUEVO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LUNES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MARTES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MIÉRCOLES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JUEVES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VIERNES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Diseño de Procesos de Capacitación </w:t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EMANUILIDIS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18 a 20:40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Ergonomía </w:t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ARAGÓN </w:t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18:30 a 21:10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PP 2 Factores de Riesgos </w:t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EMANUILIDIS </w:t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18:00 a 22:00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Comunicación e Informes Institucionales </w:t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BASILE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18:30 a 19:</w:t>
            </w:r>
            <w:sdt>
              <w:sdtPr>
                <w:id w:val="-1031885524"/>
                <w:tag w:val="goog_rdk_0"/>
              </w:sdtPr>
              <w:sdtContent>
                <w:del w:author="IFTS Nro. 26 DE 06" w:id="1" w:date="2025-08-21T22:51:50Z"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delText xml:space="preserve">:</w:delText>
                  </w:r>
                </w:del>
              </w:sdtContent>
            </w:sdt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3e5a1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Análisis de Riesgos y prevención de Accidentes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ee0000"/>
                <w:sz w:val="20"/>
                <w:szCs w:val="20"/>
                <w:rtl w:val="0"/>
              </w:rPr>
              <w:t xml:space="preserve">ARAGÓN </w:t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Arial" w:cs="Arial" w:eastAsia="Arial" w:hAnsi="Arial"/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18:30 a 21:50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3e5a1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3e5a1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.98046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3e5a1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PP 2 Factores de Riesgos EMANUILIDIS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3e5a1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981.0" w:type="dxa"/>
        <w:jc w:val="left"/>
        <w:tblLayout w:type="fixed"/>
        <w:tblLook w:val="0400"/>
      </w:tblPr>
      <w:tblGrid>
        <w:gridCol w:w="209"/>
        <w:gridCol w:w="2517"/>
        <w:gridCol w:w="3672"/>
        <w:gridCol w:w="3157"/>
        <w:gridCol w:w="2356"/>
        <w:gridCol w:w="3041"/>
        <w:gridCol w:w="29"/>
        <w:tblGridChange w:id="0">
          <w:tblGrid>
            <w:gridCol w:w="209"/>
            <w:gridCol w:w="2517"/>
            <w:gridCol w:w="3672"/>
            <w:gridCol w:w="3157"/>
            <w:gridCol w:w="2356"/>
            <w:gridCol w:w="3041"/>
            <w:gridCol w:w="29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spacing w:after="0" w:lineRule="auto"/>
              <w:jc w:val="center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HIGIENE Y SEGURIDAD EN EL TRABAJO - PLAN VIEJO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REF: VIRTUAL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REF: PRESENCIAL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SEGUNDO AÑO PRIMER CUATRIMESTRE - PLAN VIEJO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MIÉRCOLES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JUEVES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VIERNES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Legislación sobre Higiene y Seguridad</w:t>
            </w:r>
          </w:p>
          <w:p w:rsidR="00000000" w:rsidDel="00000000" w:rsidP="00000000" w:rsidRDefault="00000000" w:rsidRPr="00000000" w14:paraId="00000141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DESPLATS</w:t>
            </w:r>
          </w:p>
          <w:p w:rsidR="00000000" w:rsidDel="00000000" w:rsidP="00000000" w:rsidRDefault="00000000" w:rsidRPr="00000000" w14:paraId="00000142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18:30 a 21:50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Ergonomía</w:t>
            </w:r>
          </w:p>
          <w:p w:rsidR="00000000" w:rsidDel="00000000" w:rsidP="00000000" w:rsidRDefault="00000000" w:rsidRPr="00000000" w14:paraId="00000144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ARAGÓN</w:t>
            </w:r>
          </w:p>
          <w:p w:rsidR="00000000" w:rsidDel="00000000" w:rsidP="00000000" w:rsidRDefault="00000000" w:rsidRPr="00000000" w14:paraId="00000145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18:30 a 22:00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Estadística</w:t>
            </w:r>
          </w:p>
          <w:p w:rsidR="00000000" w:rsidDel="00000000" w:rsidP="00000000" w:rsidRDefault="00000000" w:rsidRPr="00000000" w14:paraId="00000147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BELLO</w:t>
            </w:r>
          </w:p>
          <w:p w:rsidR="00000000" w:rsidDel="00000000" w:rsidP="00000000" w:rsidRDefault="00000000" w:rsidRPr="00000000" w14:paraId="00000148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 a 20hs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3c47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Análisis e Investig de Accidentes</w:t>
            </w:r>
          </w:p>
          <w:p w:rsidR="00000000" w:rsidDel="00000000" w:rsidP="00000000" w:rsidRDefault="00000000" w:rsidRPr="00000000" w14:paraId="0000014B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ARAGÓN</w:t>
            </w:r>
          </w:p>
          <w:p w:rsidR="00000000" w:rsidDel="00000000" w:rsidP="00000000" w:rsidRDefault="00000000" w:rsidRPr="00000000" w14:paraId="0000014C">
            <w:pPr>
              <w:spacing w:after="0" w:lineRule="auto"/>
              <w:jc w:val="center"/>
              <w:rPr>
                <w:b w:val="1"/>
                <w:shd w:fill="b6d7a8" w:val="clear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18:30 a 20:30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3c47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3c47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3c47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cc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Edificación Industrial e Instalaciones Compl.</w:t>
            </w:r>
          </w:p>
          <w:p w:rsidR="00000000" w:rsidDel="00000000" w:rsidP="00000000" w:rsidRDefault="00000000" w:rsidRPr="00000000" w14:paraId="00000162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PÉREZ</w:t>
            </w:r>
          </w:p>
          <w:p w:rsidR="00000000" w:rsidDel="00000000" w:rsidP="00000000" w:rsidRDefault="00000000" w:rsidRPr="00000000" w14:paraId="00000163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 a 22 hs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3c47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cc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3c47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SEGUNDO AÑO SEGUNDO CUATRIMESTRE - PLAN VIEJO</w:t>
            </w:r>
          </w:p>
        </w:tc>
      </w:tr>
      <w:tr>
        <w:trPr>
          <w:cantSplit w:val="0"/>
          <w:trHeight w:val="363.005981445312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MIÉRCOLES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JUEVES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VIERNES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Economía</w:t>
            </w:r>
          </w:p>
          <w:p w:rsidR="00000000" w:rsidDel="00000000" w:rsidP="00000000" w:rsidRDefault="00000000" w:rsidRPr="00000000" w14:paraId="00000181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Palkowski</w:t>
            </w:r>
          </w:p>
          <w:p w:rsidR="00000000" w:rsidDel="00000000" w:rsidP="00000000" w:rsidRDefault="00000000" w:rsidRPr="00000000" w14:paraId="00000182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18:30 a 21:10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Superv. y coord. de equipos de trabajo</w:t>
            </w:r>
          </w:p>
          <w:p w:rsidR="00000000" w:rsidDel="00000000" w:rsidP="00000000" w:rsidRDefault="00000000" w:rsidRPr="00000000" w14:paraId="00000184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DJANIKIAN</w:t>
            </w:r>
          </w:p>
          <w:p w:rsidR="00000000" w:rsidDel="00000000" w:rsidP="00000000" w:rsidRDefault="00000000" w:rsidRPr="00000000" w14:paraId="00000185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18:30 a 20:00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Tratamiento de Efluentes GRINSTEIN</w:t>
            </w:r>
          </w:p>
          <w:p w:rsidR="00000000" w:rsidDel="00000000" w:rsidP="00000000" w:rsidRDefault="00000000" w:rsidRPr="00000000" w14:paraId="00000187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18:30 a 20:30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Inglés Técnico II</w:t>
            </w:r>
          </w:p>
          <w:p w:rsidR="00000000" w:rsidDel="00000000" w:rsidP="00000000" w:rsidRDefault="00000000" w:rsidRPr="00000000" w14:paraId="0000019F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D'ANGELO</w:t>
            </w:r>
          </w:p>
          <w:p w:rsidR="00000000" w:rsidDel="00000000" w:rsidP="00000000" w:rsidRDefault="00000000" w:rsidRPr="00000000" w14:paraId="000001A0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20:00 a 22:00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cc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Diseño de Planes de Seguridad</w:t>
            </w:r>
          </w:p>
          <w:p w:rsidR="00000000" w:rsidDel="00000000" w:rsidP="00000000" w:rsidRDefault="00000000" w:rsidRPr="00000000" w14:paraId="000001A3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BASILE</w:t>
            </w:r>
          </w:p>
          <w:p w:rsidR="00000000" w:rsidDel="00000000" w:rsidP="00000000" w:rsidRDefault="00000000" w:rsidRPr="00000000" w14:paraId="000001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19:50 a 21:30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cc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cc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TERCER AÑO PRIMER CUATRIMESTRE - PLAN VIEJO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MIÉRCOLES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JUEVES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VIERNES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Tecnología de la representación</w:t>
            </w:r>
          </w:p>
          <w:p w:rsidR="00000000" w:rsidDel="00000000" w:rsidP="00000000" w:rsidRDefault="00000000" w:rsidRPr="00000000" w14:paraId="000001D8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FIGUEROA</w:t>
            </w:r>
          </w:p>
          <w:p w:rsidR="00000000" w:rsidDel="00000000" w:rsidP="00000000" w:rsidRDefault="00000000" w:rsidRPr="00000000" w14:paraId="000001D9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18:30 a 21:00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Taller de Práctica Prof. 1 EMANUILIDIS</w:t>
            </w:r>
          </w:p>
          <w:p w:rsidR="00000000" w:rsidDel="00000000" w:rsidP="00000000" w:rsidRDefault="00000000" w:rsidRPr="00000000" w14:paraId="000001DC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18:30 a 22:00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Diseño de Procesos de Capacitación</w:t>
            </w:r>
          </w:p>
          <w:p w:rsidR="00000000" w:rsidDel="00000000" w:rsidP="00000000" w:rsidRDefault="00000000" w:rsidRPr="00000000" w14:paraId="000001DE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JUNCO</w:t>
            </w:r>
          </w:p>
          <w:p w:rsidR="00000000" w:rsidDel="00000000" w:rsidP="00000000" w:rsidRDefault="00000000" w:rsidRPr="00000000" w14:paraId="000001DF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18:30 a 22:00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Enfermedades Profesionales BALLESTEROS</w:t>
            </w:r>
          </w:p>
          <w:p w:rsidR="00000000" w:rsidDel="00000000" w:rsidP="00000000" w:rsidRDefault="00000000" w:rsidRPr="00000000" w14:paraId="000001E1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 a 22hs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Seminario I</w:t>
            </w:r>
          </w:p>
          <w:p w:rsidR="00000000" w:rsidDel="00000000" w:rsidP="00000000" w:rsidRDefault="00000000" w:rsidRPr="00000000" w14:paraId="000001ED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DJANIKIAN</w:t>
            </w:r>
          </w:p>
          <w:p w:rsidR="00000000" w:rsidDel="00000000" w:rsidP="00000000" w:rsidRDefault="00000000" w:rsidRPr="00000000" w14:paraId="000001EE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 a 22hs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TERCER AÑO SEGUNDO CUATRIMESTRE - PLAN VIEJO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MIÉRCOLES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JUEVES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VIERNES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Taller de PP 2 GAYOSO 18:30 a 22:00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Conducción de Procesos de Capacitación JUNCO (18:30hs a 22:00hs)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4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Calidad y Ambiente de Trabajo ARES (18:30hs a 22:00hs)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Inter. y Prod . de Doc Técnica</w:t>
            </w:r>
          </w:p>
          <w:p w:rsidR="00000000" w:rsidDel="00000000" w:rsidP="00000000" w:rsidRDefault="00000000" w:rsidRPr="00000000" w14:paraId="00000229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BASILE </w:t>
            </w:r>
          </w:p>
          <w:p w:rsidR="00000000" w:rsidDel="00000000" w:rsidP="00000000" w:rsidRDefault="00000000" w:rsidRPr="00000000" w14:paraId="0000022A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18:30 - 19:50 HS</w:t>
            </w:r>
          </w:p>
        </w:tc>
        <w:tc>
          <w:tcPr>
            <w:vMerge w:val="restart"/>
            <w:tcBorders>
              <w:top w:color="cccccc" w:space="0" w:sz="6" w:val="single"/>
              <w:left w:color="000000" w:space="0" w:sz="4" w:val="single"/>
              <w:bottom w:color="000000" w:space="0" w:sz="6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Calidad de Ambiente de Trabajo - ARES 18:30 a 20 hs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4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000000" w:space="0" w:sz="4" w:val="single"/>
              <w:bottom w:color="000000" w:space="0" w:sz="6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4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000000" w:space="0" w:sz="4" w:val="single"/>
              <w:bottom w:color="000000" w:space="0" w:sz="6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4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cccccc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Seminario II 20 a 22hs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4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cccccc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e2c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4" w:val="single"/>
            </w:tcBorders>
            <w:shd w:fill="ffd9ec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cccccc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1906" w:w="16838" w:orient="landscape"/>
      <w:pgMar w:bottom="284" w:top="284" w:left="720" w:right="720" w:header="720" w:footer="720"/>
      <w:pgNumType w:start="1"/>
      <w:sectPrChange w:author="IFTS Nro. 26 DE 06" w:id="0" w:date="2025-08-21T22:51:55Z">
        <w:sectPr w:rsidR="000000" w:rsidDel="000000" w:rsidRPr="000000" w:rsidSect="000000">
          <w:pgMar w:bottom="284" w:top="284" w:left="720" w:right="720" w:header="720" w:footer="720"/>
          <w:pgNumType w:start="1"/>
          <w:pgSz w:h="11906" w:w="16838" w:orient="landscape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sdt>
    <w:sdtPr>
      <w:id w:val="413717458"/>
      <w:tag w:val="goog_rdk_4"/>
    </w:sdtPr>
    <w:sdtContent>
      <w:p w:rsidR="00000000" w:rsidDel="00000000" w:rsidP="00000000" w:rsidRDefault="00000000" w:rsidRPr="00000000" w14:paraId="0000025F">
        <w:pPr>
          <w:rPr>
            <w:ins w:author="IFTS Nro. 26 DE 06" w:id="2" w:date="2025-08-21T22:51:55Z"/>
            <w:rPrChange w:author="IFTS Nro. 26 DE 06" w:id="0" w:date="2025-08-21T22:51:55Z">
              <w:rPr/>
            </w:rPrChange>
          </w:rPr>
        </w:pPr>
        <w:sdt>
          <w:sdtPr>
            <w:id w:val="-2107804513"/>
            <w:tag w:val="goog_rdk_2"/>
          </w:sdtPr>
          <w:sdtContent>
            <w:ins w:author="IFTS Nro. 26 DE 06" w:id="2" w:date="2025-08-21T22:51:55Z"/>
            <w:sdt>
              <w:sdtPr>
                <w:id w:val="209102714"/>
                <w:tag w:val="goog_rdk_3"/>
              </w:sdtPr>
              <w:sdtContent>
                <w:ins w:author="IFTS Nro. 26 DE 06" w:id="2" w:date="2025-08-21T22:51:55Z">
                  <w:r w:rsidDel="00000000" w:rsidR="00000000" w:rsidRPr="00000000">
                    <w:rPr>
                      <w:rtl w:val="0"/>
                    </w:rPr>
                  </w:r>
                </w:ins>
              </w:sdtContent>
            </w:sdt>
            <w:ins w:author="IFTS Nro. 26 DE 06" w:id="2" w:date="2025-08-21T22:51:55Z"/>
          </w:sdtContent>
        </w:sdt>
      </w:p>
    </w:sdtContent>
  </w:sdt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A580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A580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A580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A5804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A5804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es-AR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A5804"/>
    <w:rPr>
      <w:rFonts w:cstheme="majorBidi" w:eastAsiaTheme="majorEastAsia"/>
      <w:color w:val="0f4761" w:themeColor="accent1" w:themeShade="0000BF"/>
      <w:sz w:val="28"/>
      <w:szCs w:val="28"/>
      <w:lang w:val="es-AR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A5804"/>
    <w:rPr>
      <w:rFonts w:cstheme="majorBidi" w:eastAsiaTheme="majorEastAsia"/>
      <w:i w:val="1"/>
      <w:iCs w:val="1"/>
      <w:color w:val="0f4761" w:themeColor="accent1" w:themeShade="0000BF"/>
      <w:lang w:val="es-AR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A5804"/>
    <w:rPr>
      <w:rFonts w:cstheme="majorBidi" w:eastAsiaTheme="majorEastAsia"/>
      <w:color w:val="0f4761" w:themeColor="accent1" w:themeShade="0000BF"/>
      <w:lang w:val="es-AR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A5804"/>
    <w:rPr>
      <w:rFonts w:cstheme="majorBidi" w:eastAsiaTheme="majorEastAsia"/>
      <w:i w:val="1"/>
      <w:iCs w:val="1"/>
      <w:color w:val="595959" w:themeColor="text1" w:themeTint="0000A6"/>
      <w:lang w:val="es-AR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A5804"/>
    <w:rPr>
      <w:rFonts w:cstheme="majorBidi" w:eastAsiaTheme="majorEastAsia"/>
      <w:color w:val="595959" w:themeColor="text1" w:themeTint="0000A6"/>
      <w:lang w:val="es-AR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A5804"/>
    <w:rPr>
      <w:rFonts w:cstheme="majorBidi" w:eastAsiaTheme="majorEastAsia"/>
      <w:i w:val="1"/>
      <w:iCs w:val="1"/>
      <w:color w:val="272727" w:themeColor="text1" w:themeTint="0000D8"/>
      <w:lang w:val="es-AR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A5804"/>
    <w:rPr>
      <w:rFonts w:cstheme="majorBidi" w:eastAsiaTheme="majorEastAsia"/>
      <w:color w:val="272727" w:themeColor="text1" w:themeTint="0000D8"/>
      <w:lang w:val="es-AR"/>
    </w:rPr>
  </w:style>
  <w:style w:type="character" w:styleId="TtuloCar" w:customStyle="1">
    <w:name w:val="Título Car"/>
    <w:basedOn w:val="Fuentedeprrafopredeter"/>
    <w:link w:val="Ttulo"/>
    <w:uiPriority w:val="10"/>
    <w:rsid w:val="009A5804"/>
    <w:rPr>
      <w:rFonts w:asciiTheme="majorHAnsi" w:cstheme="majorBidi" w:eastAsiaTheme="majorEastAsia" w:hAnsiTheme="majorHAnsi"/>
      <w:spacing w:val="-10"/>
      <w:kern w:val="28"/>
      <w:sz w:val="56"/>
      <w:szCs w:val="56"/>
      <w:lang w:val="es-AR"/>
    </w:rPr>
  </w:style>
  <w:style w:type="character" w:styleId="SubttuloCar" w:customStyle="1">
    <w:name w:val="Subtítulo Car"/>
    <w:basedOn w:val="Fuentedeprrafopredeter"/>
    <w:link w:val="Subttulo"/>
    <w:uiPriority w:val="11"/>
    <w:rsid w:val="009A5804"/>
    <w:rPr>
      <w:rFonts w:cstheme="majorBidi" w:eastAsiaTheme="majorEastAsia"/>
      <w:color w:val="595959" w:themeColor="text1" w:themeTint="0000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 w:val="1"/>
    <w:rsid w:val="009A580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A5804"/>
    <w:rPr>
      <w:i w:val="1"/>
      <w:iCs w:val="1"/>
      <w:color w:val="404040" w:themeColor="text1" w:themeTint="0000BF"/>
      <w:lang w:val="es-AR"/>
    </w:rPr>
  </w:style>
  <w:style w:type="paragraph" w:styleId="Prrafodelista">
    <w:name w:val="List Paragraph"/>
    <w:basedOn w:val="Normal"/>
    <w:uiPriority w:val="34"/>
    <w:qFormat w:val="1"/>
    <w:rsid w:val="009A580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A580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A580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A5804"/>
    <w:rPr>
      <w:i w:val="1"/>
      <w:iCs w:val="1"/>
      <w:color w:val="0f4761" w:themeColor="accent1" w:themeShade="0000BF"/>
      <w:lang w:val="es-AR"/>
    </w:rPr>
  </w:style>
  <w:style w:type="character" w:styleId="Referenciaintensa">
    <w:name w:val="Intense Reference"/>
    <w:basedOn w:val="Fuentedeprrafopredeter"/>
    <w:uiPriority w:val="32"/>
    <w:qFormat w:val="1"/>
    <w:rsid w:val="009A5804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nKi5hDDVoRfdVxVG5qpJZeeBnQ==">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2025-08-06T00:16:00Z</dcterms:created>
  <dc:creator>IFTS 26</dc:creator>
</cp:coreProperties>
</file>